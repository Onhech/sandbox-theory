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1EC1C" w14:textId="2D53FBE7" w:rsidR="002D3561" w:rsidRPr="002D3561" w:rsidRDefault="002D3561" w:rsidP="002D3561">
      <w:pPr>
        <w:ind w:left="720" w:hanging="360"/>
        <w:rPr>
          <w:rFonts w:ascii="Times New Roman" w:hAnsi="Times New Roman" w:cs="Times New Roman"/>
          <w:b/>
          <w:bCs/>
        </w:rPr>
      </w:pPr>
      <w:r w:rsidRPr="002D3561">
        <w:rPr>
          <w:rFonts w:ascii="Times New Roman" w:hAnsi="Times New Roman" w:cs="Times New Roman"/>
          <w:b/>
          <w:bCs/>
        </w:rPr>
        <w:t>Pre-program Questions</w:t>
      </w:r>
    </w:p>
    <w:p w14:paraId="3CB6A215" w14:textId="77777777" w:rsidR="002D3561" w:rsidRPr="002D3561" w:rsidRDefault="002D3561" w:rsidP="002D3561">
      <w:pPr>
        <w:ind w:left="720" w:hanging="360"/>
        <w:rPr>
          <w:rFonts w:ascii="Times New Roman" w:hAnsi="Times New Roman" w:cs="Times New Roman"/>
        </w:rPr>
      </w:pPr>
    </w:p>
    <w:p w14:paraId="24335E11" w14:textId="6FB85A00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 xml:space="preserve">I feel </w:t>
      </w:r>
      <w:r w:rsidRPr="002D3561">
        <w:rPr>
          <w:rFonts w:ascii="Times New Roman" w:hAnsi="Times New Roman" w:cs="Times New Roman"/>
          <w:b/>
          <w:bCs/>
          <w:u w:val="single"/>
        </w:rPr>
        <w:t>confident</w:t>
      </w:r>
      <w:r w:rsidRPr="002D3561">
        <w:rPr>
          <w:rFonts w:ascii="Times New Roman" w:hAnsi="Times New Roman" w:cs="Times New Roman"/>
        </w:rPr>
        <w:t xml:space="preserve"> in my current leadership skills and/or abilities.</w:t>
      </w:r>
    </w:p>
    <w:p w14:paraId="61AC8066" w14:textId="75C03313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 xml:space="preserve">I </w:t>
      </w:r>
      <w:r w:rsidRPr="002D3561">
        <w:rPr>
          <w:rFonts w:ascii="Times New Roman" w:hAnsi="Times New Roman" w:cs="Times New Roman"/>
          <w:b/>
          <w:bCs/>
          <w:u w:val="single"/>
        </w:rPr>
        <w:t>have the right skills</w:t>
      </w:r>
      <w:r w:rsidRPr="002D3561">
        <w:rPr>
          <w:rFonts w:ascii="Times New Roman" w:hAnsi="Times New Roman" w:cs="Times New Roman"/>
        </w:rPr>
        <w:t xml:space="preserve"> and/or abilities to successfully support my team (as their leader).</w:t>
      </w:r>
    </w:p>
    <w:p w14:paraId="2114C3BF" w14:textId="624088D7" w:rsidR="00247918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 xml:space="preserve">I feel that </w:t>
      </w:r>
      <w:r w:rsidRPr="002D3561">
        <w:rPr>
          <w:rFonts w:ascii="Times New Roman" w:hAnsi="Times New Roman" w:cs="Times New Roman"/>
          <w:b/>
          <w:bCs/>
          <w:u w:val="single"/>
        </w:rPr>
        <w:t>I have had access to sufficient leadership training</w:t>
      </w:r>
      <w:r w:rsidRPr="002D3561">
        <w:rPr>
          <w:rFonts w:ascii="Times New Roman" w:hAnsi="Times New Roman" w:cs="Times New Roman"/>
        </w:rPr>
        <w:t>.</w:t>
      </w:r>
    </w:p>
    <w:p w14:paraId="2397425A" w14:textId="2FF40866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 xml:space="preserve">I feel 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>energized</w:t>
      </w:r>
      <w:r w:rsidRPr="002D3561">
        <w:rPr>
          <w:rFonts w:ascii="Times New Roman" w:hAnsi="Times New Roman" w:cs="Times New Roman"/>
          <w:color w:val="275317" w:themeColor="accent6" w:themeShade="80"/>
        </w:rPr>
        <w:t xml:space="preserve"> when I'm at work.</w:t>
      </w:r>
    </w:p>
    <w:p w14:paraId="35FF3FF2" w14:textId="06FFB504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 xml:space="preserve">I feel 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>enthusiastic</w:t>
      </w:r>
      <w:r w:rsidRPr="002D3561">
        <w:rPr>
          <w:rFonts w:ascii="Times New Roman" w:hAnsi="Times New Roman" w:cs="Times New Roman"/>
          <w:color w:val="275317" w:themeColor="accent6" w:themeShade="80"/>
        </w:rPr>
        <w:t xml:space="preserve"> about my work.</w:t>
      </w:r>
    </w:p>
    <w:p w14:paraId="1C6352FF" w14:textId="1947546D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 xml:space="preserve">I feel 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>happy when I am challenged at work</w:t>
      </w:r>
      <w:r w:rsidRPr="002D3561">
        <w:rPr>
          <w:rFonts w:ascii="Times New Roman" w:hAnsi="Times New Roman" w:cs="Times New Roman"/>
          <w:color w:val="275317" w:themeColor="accent6" w:themeShade="80"/>
        </w:rPr>
        <w:t>.</w:t>
      </w:r>
    </w:p>
    <w:p w14:paraId="5A4CA61D" w14:textId="1F6D531C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>I often get "in the zone" when I'm working.</w:t>
      </w:r>
    </w:p>
    <w:p w14:paraId="079844F2" w14:textId="2260A139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>When faced with a challenge at work, I always persevere.</w:t>
      </w:r>
    </w:p>
    <w:p w14:paraId="6F9DD4BE" w14:textId="14093821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>I dread going to work</w:t>
      </w:r>
      <w:del w:id="0" w:author="Lynden Jensen" w:date="2024-11-01T10:57:00Z">
        <w:r w:rsidRPr="002D3561" w:rsidDel="002D3561">
          <w:rPr>
            <w:rFonts w:ascii="Times New Roman" w:hAnsi="Times New Roman" w:cs="Times New Roman"/>
          </w:rPr>
          <w:delText xml:space="preserve"> in the morning</w:delText>
        </w:r>
      </w:del>
      <w:r w:rsidRPr="002D3561">
        <w:rPr>
          <w:rFonts w:ascii="Times New Roman" w:hAnsi="Times New Roman" w:cs="Times New Roman"/>
        </w:rPr>
        <w:t>.</w:t>
      </w:r>
    </w:p>
    <w:p w14:paraId="765522C3" w14:textId="77CAD463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>I find my work to be exhausting (physically, emotionally, or cognitively).</w:t>
      </w:r>
    </w:p>
    <w:p w14:paraId="5CCA55D1" w14:textId="414271F6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>I find myself "going through the motions" at work.</w:t>
      </w:r>
    </w:p>
    <w:p w14:paraId="30749E85" w14:textId="33101EB3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>I feel detached from my work.</w:t>
      </w:r>
    </w:p>
    <w:p w14:paraId="7CD750E7" w14:textId="092E8786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>I feel perpetually pessimistic about my work.</w:t>
      </w:r>
    </w:p>
    <w:p w14:paraId="42737C15" w14:textId="1C634DAC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>I feel satisfied with my work.</w:t>
      </w:r>
    </w:p>
    <w:p w14:paraId="6B2FF8B3" w14:textId="5BBF5C9E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>I am happy with my work.</w:t>
      </w:r>
    </w:p>
    <w:p w14:paraId="7CA1082D" w14:textId="4CFC96D0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>I think I will be working at this organization 1 year from now.</w:t>
      </w:r>
    </w:p>
    <w:p w14:paraId="7D1088BA" w14:textId="1E38B955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>I often think of quitting my job at this organization.</w:t>
      </w:r>
    </w:p>
    <w:p w14:paraId="02417237" w14:textId="2E57A5F8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>My leader cares about me as a person.</w:t>
      </w:r>
      <w:ins w:id="1" w:author="Lynden Jensen" w:date="2024-11-01T11:34:00Z">
        <w:r>
          <w:rPr>
            <w:rFonts w:ascii="Times New Roman" w:hAnsi="Times New Roman" w:cs="Times New Roman"/>
          </w:rPr>
          <w:t xml:space="preserve"> </w:t>
        </w:r>
        <w:r>
          <w:rPr>
            <w:rFonts w:ascii="Times New Roman" w:hAnsi="Times New Roman" w:cs="Times New Roman"/>
          </w:rPr>
          <w:t>(direct report only)</w:t>
        </w:r>
      </w:ins>
    </w:p>
    <w:p w14:paraId="3459AEAB" w14:textId="7672C3F3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>My leader greatly influences my experience at this organization.</w:t>
      </w:r>
      <w:ins w:id="2" w:author="Lynden Jensen" w:date="2024-11-01T11:34:00Z">
        <w:r>
          <w:rPr>
            <w:rFonts w:ascii="Times New Roman" w:hAnsi="Times New Roman" w:cs="Times New Roman"/>
          </w:rPr>
          <w:t xml:space="preserve"> (direct report only)</w:t>
        </w:r>
      </w:ins>
    </w:p>
    <w:p w14:paraId="4D831EC0" w14:textId="28A6A5F1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>I am committed to this organization.</w:t>
      </w:r>
    </w:p>
    <w:p w14:paraId="31034E64" w14:textId="3B02E0A7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highlight w:val="yellow"/>
          <w:rPrChange w:id="3" w:author="Lynden Jensen" w:date="2024-11-07T13:52:00Z">
            <w:rPr>
              <w:rFonts w:ascii="Times New Roman" w:hAnsi="Times New Roman" w:cs="Times New Roman"/>
            </w:rPr>
          </w:rPrChange>
        </w:rPr>
      </w:pPr>
      <w:r w:rsidRPr="002D3561">
        <w:rPr>
          <w:rFonts w:ascii="Times New Roman" w:hAnsi="Times New Roman" w:cs="Times New Roman"/>
          <w:highlight w:val="yellow"/>
          <w:rPrChange w:id="4" w:author="Lynden Jensen" w:date="2024-11-07T13:52:00Z">
            <w:rPr>
              <w:rFonts w:ascii="Times New Roman" w:hAnsi="Times New Roman" w:cs="Times New Roman"/>
            </w:rPr>
          </w:rPrChange>
        </w:rPr>
        <w:t>Has your experience working for this organization improved or worsened over the last 6</w:t>
      </w:r>
      <w:r w:rsidRPr="002D3561">
        <w:rPr>
          <w:rFonts w:ascii="Times New Roman" w:hAnsi="Times New Roman" w:cs="Times New Roman"/>
          <w:highlight w:val="yellow"/>
          <w:rPrChange w:id="5" w:author="Lynden Jensen" w:date="2024-11-07T13:52:00Z">
            <w:rPr>
              <w:rFonts w:ascii="Times New Roman" w:hAnsi="Times New Roman" w:cs="Times New Roman"/>
            </w:rPr>
          </w:rPrChange>
        </w:rPr>
        <w:t xml:space="preserve"> </w:t>
      </w:r>
      <w:r w:rsidRPr="002D3561">
        <w:rPr>
          <w:rFonts w:ascii="Times New Roman" w:hAnsi="Times New Roman" w:cs="Times New Roman"/>
          <w:highlight w:val="yellow"/>
          <w:rPrChange w:id="6" w:author="Lynden Jensen" w:date="2024-11-07T13:52:00Z">
            <w:rPr>
              <w:rFonts w:ascii="Times New Roman" w:hAnsi="Times New Roman" w:cs="Times New Roman"/>
            </w:rPr>
          </w:rPrChange>
        </w:rPr>
        <w:t>months?</w:t>
      </w:r>
    </w:p>
    <w:p w14:paraId="758F2973" w14:textId="132D299B" w:rsidR="002D3561" w:rsidRPr="002D3561" w:rsidRDefault="002D3561" w:rsidP="002D35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>Would you recommend our organization to a friend or colleague?</w:t>
      </w:r>
    </w:p>
    <w:p w14:paraId="5E468C37" w14:textId="77777777" w:rsidR="002D3561" w:rsidRPr="002D3561" w:rsidRDefault="002D3561" w:rsidP="002D3561">
      <w:pPr>
        <w:rPr>
          <w:rFonts w:ascii="Times New Roman" w:hAnsi="Times New Roman" w:cs="Times New Roman"/>
        </w:rPr>
      </w:pPr>
    </w:p>
    <w:p w14:paraId="78171E30" w14:textId="5FC354E5" w:rsidR="002D3561" w:rsidRPr="002D3561" w:rsidRDefault="002D3561" w:rsidP="002D3561">
      <w:pPr>
        <w:rPr>
          <w:rFonts w:ascii="Times New Roman" w:hAnsi="Times New Roman" w:cs="Times New Roman"/>
          <w:b/>
          <w:bCs/>
        </w:rPr>
      </w:pPr>
      <w:r w:rsidRPr="002D3561">
        <w:rPr>
          <w:rFonts w:ascii="Times New Roman" w:hAnsi="Times New Roman" w:cs="Times New Roman"/>
          <w:b/>
          <w:bCs/>
        </w:rPr>
        <w:t>Post Learning Path</w:t>
      </w:r>
    </w:p>
    <w:p w14:paraId="00C228F8" w14:textId="3E8B9A70" w:rsidR="002D3561" w:rsidRPr="002D3561" w:rsidRDefault="002D3561" w:rsidP="002D3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 xml:space="preserve">I feel </w:t>
      </w:r>
      <w:r w:rsidRPr="002D3561">
        <w:rPr>
          <w:rFonts w:ascii="Times New Roman" w:hAnsi="Times New Roman" w:cs="Times New Roman"/>
          <w:b/>
          <w:bCs/>
          <w:u w:val="single"/>
        </w:rPr>
        <w:t>more confident</w:t>
      </w:r>
      <w:r w:rsidRPr="002D3561">
        <w:rPr>
          <w:rFonts w:ascii="Times New Roman" w:hAnsi="Times New Roman" w:cs="Times New Roman"/>
        </w:rPr>
        <w:t xml:space="preserve"> in my ability to manage and lead</w:t>
      </w:r>
      <w:r w:rsidRPr="002D3561">
        <w:rPr>
          <w:rFonts w:ascii="Times New Roman" w:hAnsi="Times New Roman" w:cs="Times New Roman"/>
        </w:rPr>
        <w:t xml:space="preserve"> </w:t>
      </w:r>
      <w:r w:rsidRPr="002D3561">
        <w:rPr>
          <w:rFonts w:ascii="Times New Roman" w:hAnsi="Times New Roman" w:cs="Times New Roman"/>
        </w:rPr>
        <w:t>high achieving teams after completing this learning</w:t>
      </w:r>
      <w:r w:rsidRPr="002D3561">
        <w:rPr>
          <w:rFonts w:ascii="Times New Roman" w:hAnsi="Times New Roman" w:cs="Times New Roman"/>
        </w:rPr>
        <w:t xml:space="preserve"> </w:t>
      </w:r>
      <w:r w:rsidRPr="002D3561">
        <w:rPr>
          <w:rFonts w:ascii="Times New Roman" w:hAnsi="Times New Roman" w:cs="Times New Roman"/>
        </w:rPr>
        <w:t>path.</w:t>
      </w:r>
    </w:p>
    <w:p w14:paraId="289A7FA6" w14:textId="61707422" w:rsidR="002D3561" w:rsidRPr="002D3561" w:rsidRDefault="002D3561" w:rsidP="002D3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 xml:space="preserve">I feel </w:t>
      </w:r>
      <w:r w:rsidRPr="002D3561">
        <w:rPr>
          <w:rFonts w:ascii="Times New Roman" w:hAnsi="Times New Roman" w:cs="Times New Roman"/>
          <w:b/>
          <w:bCs/>
          <w:u w:val="single"/>
        </w:rPr>
        <w:t>more confident</w:t>
      </w:r>
      <w:r w:rsidRPr="002D3561">
        <w:rPr>
          <w:rFonts w:ascii="Times New Roman" w:hAnsi="Times New Roman" w:cs="Times New Roman"/>
        </w:rPr>
        <w:t xml:space="preserve"> as a leader after completing this</w:t>
      </w:r>
      <w:r w:rsidRPr="002D3561">
        <w:rPr>
          <w:rFonts w:ascii="Times New Roman" w:hAnsi="Times New Roman" w:cs="Times New Roman"/>
        </w:rPr>
        <w:t xml:space="preserve"> </w:t>
      </w:r>
      <w:r w:rsidRPr="002D3561">
        <w:rPr>
          <w:rFonts w:ascii="Times New Roman" w:hAnsi="Times New Roman" w:cs="Times New Roman"/>
        </w:rPr>
        <w:t>learning path.</w:t>
      </w:r>
    </w:p>
    <w:p w14:paraId="4A1FC9A0" w14:textId="77777777" w:rsidR="002D3561" w:rsidRPr="002D3561" w:rsidRDefault="002D3561" w:rsidP="002D3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 xml:space="preserve">The </w:t>
      </w:r>
      <w:r w:rsidRPr="002D3561">
        <w:rPr>
          <w:rFonts w:ascii="Times New Roman" w:hAnsi="Times New Roman" w:cs="Times New Roman"/>
          <w:b/>
          <w:bCs/>
          <w:u w:val="single"/>
        </w:rPr>
        <w:t>learning content was valuable</w:t>
      </w:r>
      <w:r w:rsidRPr="002D3561">
        <w:rPr>
          <w:rFonts w:ascii="Times New Roman" w:hAnsi="Times New Roman" w:cs="Times New Roman"/>
        </w:rPr>
        <w:t>.</w:t>
      </w:r>
    </w:p>
    <w:p w14:paraId="4086D7CE" w14:textId="77777777" w:rsidR="002D3561" w:rsidRPr="002D3561" w:rsidRDefault="002D3561" w:rsidP="002D3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 xml:space="preserve">The </w:t>
      </w:r>
      <w:r w:rsidRPr="002D3561">
        <w:rPr>
          <w:rFonts w:ascii="Times New Roman" w:hAnsi="Times New Roman" w:cs="Times New Roman"/>
          <w:b/>
          <w:bCs/>
          <w:u w:val="single"/>
        </w:rPr>
        <w:t>facilitated sessions were valuable</w:t>
      </w:r>
      <w:r w:rsidRPr="002D3561">
        <w:rPr>
          <w:rFonts w:ascii="Times New Roman" w:hAnsi="Times New Roman" w:cs="Times New Roman"/>
        </w:rPr>
        <w:t>.</w:t>
      </w:r>
    </w:p>
    <w:p w14:paraId="0E9A2492" w14:textId="1011BF73" w:rsidR="002D3561" w:rsidRPr="002D3561" w:rsidRDefault="002D3561" w:rsidP="002D3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 xml:space="preserve">I </w:t>
      </w:r>
      <w:r w:rsidRPr="002D3561">
        <w:rPr>
          <w:rFonts w:ascii="Times New Roman" w:hAnsi="Times New Roman" w:cs="Times New Roman"/>
          <w:b/>
          <w:bCs/>
          <w:u w:val="single"/>
        </w:rPr>
        <w:t>enjoyed the overall experience with Monark</w:t>
      </w:r>
      <w:r w:rsidRPr="002D3561">
        <w:rPr>
          <w:rFonts w:ascii="Times New Roman" w:hAnsi="Times New Roman" w:cs="Times New Roman"/>
        </w:rPr>
        <w:t>.</w:t>
      </w:r>
    </w:p>
    <w:p w14:paraId="2D1F2AFC" w14:textId="77777777" w:rsidR="002D3561" w:rsidRPr="002D3561" w:rsidRDefault="002D3561" w:rsidP="002D3561">
      <w:pPr>
        <w:rPr>
          <w:rFonts w:ascii="Times New Roman" w:hAnsi="Times New Roman" w:cs="Times New Roman"/>
          <w:b/>
          <w:bCs/>
        </w:rPr>
      </w:pPr>
    </w:p>
    <w:p w14:paraId="3E712FD0" w14:textId="442C0B07" w:rsidR="002D3561" w:rsidRPr="002D3561" w:rsidRDefault="002D3561" w:rsidP="002D3561">
      <w:pPr>
        <w:rPr>
          <w:rFonts w:ascii="Times New Roman" w:hAnsi="Times New Roman" w:cs="Times New Roman"/>
          <w:b/>
          <w:bCs/>
        </w:rPr>
      </w:pPr>
      <w:r w:rsidRPr="002D3561">
        <w:rPr>
          <w:rFonts w:ascii="Times New Roman" w:hAnsi="Times New Roman" w:cs="Times New Roman"/>
          <w:b/>
          <w:bCs/>
        </w:rPr>
        <w:t>Post-Program Survey</w:t>
      </w:r>
      <w:r>
        <w:rPr>
          <w:rFonts w:ascii="Times New Roman" w:hAnsi="Times New Roman" w:cs="Times New Roman"/>
          <w:b/>
          <w:bCs/>
        </w:rPr>
        <w:t xml:space="preserve"> </w:t>
      </w:r>
      <w:r w:rsidRPr="002D3561">
        <w:rPr>
          <w:rFonts w:ascii="Times New Roman" w:hAnsi="Times New Roman" w:cs="Times New Roman"/>
        </w:rPr>
        <w:t>(mostly meta perceptions of the value of Monark)</w:t>
      </w:r>
    </w:p>
    <w:p w14:paraId="083B48BA" w14:textId="422F6187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 xml:space="preserve">I </w:t>
      </w:r>
      <w:r w:rsidRPr="002D3561">
        <w:rPr>
          <w:rFonts w:ascii="Times New Roman" w:hAnsi="Times New Roman" w:cs="Times New Roman"/>
          <w:b/>
          <w:bCs/>
          <w:u w:val="single"/>
        </w:rPr>
        <w:t>enjoyed the overall experience</w:t>
      </w:r>
      <w:r w:rsidRPr="002D3561">
        <w:rPr>
          <w:rFonts w:ascii="Times New Roman" w:hAnsi="Times New Roman" w:cs="Times New Roman"/>
        </w:rPr>
        <w:t xml:space="preserve"> with Monark.</w:t>
      </w:r>
    </w:p>
    <w:p w14:paraId="15C907A0" w14:textId="37219EA6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 xml:space="preserve">Throughout the year on Monark, I was able to </w:t>
      </w:r>
      <w:r w:rsidRPr="002D3561">
        <w:rPr>
          <w:rFonts w:ascii="Times New Roman" w:hAnsi="Times New Roman" w:cs="Times New Roman"/>
          <w:b/>
          <w:bCs/>
          <w:u w:val="single"/>
        </w:rPr>
        <w:t>practice and apply the content</w:t>
      </w:r>
      <w:r w:rsidRPr="002D3561">
        <w:rPr>
          <w:rFonts w:ascii="Times New Roman" w:hAnsi="Times New Roman" w:cs="Times New Roman"/>
        </w:rPr>
        <w:t xml:space="preserve"> in my day-to-day work.</w:t>
      </w:r>
    </w:p>
    <w:p w14:paraId="2AFD5164" w14:textId="1FD017AE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 xml:space="preserve">I would 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>recommend Monark</w:t>
      </w:r>
      <w:r w:rsidRPr="002D3561">
        <w:rPr>
          <w:rFonts w:ascii="Times New Roman" w:hAnsi="Times New Roman" w:cs="Times New Roman"/>
          <w:color w:val="275317" w:themeColor="accent6" w:themeShade="80"/>
        </w:rPr>
        <w:t xml:space="preserve"> training to others.</w:t>
      </w:r>
    </w:p>
    <w:p w14:paraId="4655CBF4" w14:textId="542A5D69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>I found the pace and style of training appropriate throughout the year.</w:t>
      </w:r>
    </w:p>
    <w:p w14:paraId="32585200" w14:textId="0819A2D4" w:rsid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>Compared to other leadership training I have completed, Monark has driven more lasting</w:t>
      </w:r>
      <w:r w:rsidRPr="002D3561">
        <w:rPr>
          <w:rFonts w:ascii="Times New Roman" w:hAnsi="Times New Roman" w:cs="Times New Roman"/>
        </w:rPr>
        <w:t xml:space="preserve"> </w:t>
      </w:r>
      <w:proofErr w:type="gramStart"/>
      <w:r w:rsidRPr="002D3561">
        <w:rPr>
          <w:rFonts w:ascii="Times New Roman" w:hAnsi="Times New Roman" w:cs="Times New Roman"/>
        </w:rPr>
        <w:t>results.</w:t>
      </w:r>
      <w:ins w:id="7" w:author="Lynden Jensen" w:date="2024-11-01T11:59:00Z">
        <w:r>
          <w:rPr>
            <w:rFonts w:ascii="Times New Roman" w:hAnsi="Times New Roman" w:cs="Times New Roman"/>
          </w:rPr>
          <w:t>*</w:t>
        </w:r>
      </w:ins>
      <w:proofErr w:type="gramEnd"/>
    </w:p>
    <w:p w14:paraId="3AAC9896" w14:textId="77777777" w:rsidR="002D3561" w:rsidRPr="002D3561" w:rsidRDefault="002D3561" w:rsidP="002D3561">
      <w:pPr>
        <w:rPr>
          <w:rFonts w:ascii="Times New Roman" w:hAnsi="Times New Roman" w:cs="Times New Roman"/>
        </w:rPr>
      </w:pPr>
    </w:p>
    <w:p w14:paraId="3FB0F626" w14:textId="77777777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 xml:space="preserve">I feel 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>energized</w:t>
      </w:r>
      <w:r w:rsidRPr="002D3561">
        <w:rPr>
          <w:rFonts w:ascii="Times New Roman" w:hAnsi="Times New Roman" w:cs="Times New Roman"/>
          <w:color w:val="275317" w:themeColor="accent6" w:themeShade="80"/>
        </w:rPr>
        <w:t xml:space="preserve"> when I am at work.</w:t>
      </w:r>
    </w:p>
    <w:p w14:paraId="02DFD87D" w14:textId="77777777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 xml:space="preserve">I feel 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>enthusiastic</w:t>
      </w:r>
      <w:r w:rsidRPr="002D3561">
        <w:rPr>
          <w:rFonts w:ascii="Times New Roman" w:hAnsi="Times New Roman" w:cs="Times New Roman"/>
          <w:color w:val="275317" w:themeColor="accent6" w:themeShade="80"/>
        </w:rPr>
        <w:t xml:space="preserve"> about my work.</w:t>
      </w:r>
    </w:p>
    <w:p w14:paraId="6080EE3A" w14:textId="77777777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 xml:space="preserve">I feel 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>happy</w:t>
      </w:r>
      <w:r w:rsidRPr="002D3561">
        <w:rPr>
          <w:rFonts w:ascii="Times New Roman" w:hAnsi="Times New Roman" w:cs="Times New Roman"/>
          <w:color w:val="275317" w:themeColor="accent6" w:themeShade="80"/>
        </w:rPr>
        <w:t xml:space="preserve"> when I am challenged at work.</w:t>
      </w:r>
    </w:p>
    <w:p w14:paraId="4D401777" w14:textId="77777777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lastRenderedPageBreak/>
        <w:t>I often get "in the zone"</w:t>
      </w:r>
      <w:r w:rsidRPr="002D3561">
        <w:rPr>
          <w:rFonts w:ascii="Times New Roman" w:hAnsi="Times New Roman" w:cs="Times New Roman"/>
          <w:color w:val="275317" w:themeColor="accent6" w:themeShade="80"/>
        </w:rPr>
        <w:t xml:space="preserve"> when I'm working.</w:t>
      </w:r>
    </w:p>
    <w:p w14:paraId="24D54234" w14:textId="689470B6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 xml:space="preserve">When faced with a challenge at work, 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>I always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 xml:space="preserve"> 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>persevere</w:t>
      </w:r>
      <w:r w:rsidRPr="002D3561">
        <w:rPr>
          <w:rFonts w:ascii="Times New Roman" w:hAnsi="Times New Roman" w:cs="Times New Roman"/>
          <w:color w:val="275317" w:themeColor="accent6" w:themeShade="80"/>
        </w:rPr>
        <w:t>.</w:t>
      </w:r>
    </w:p>
    <w:p w14:paraId="2459919F" w14:textId="77777777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 xml:space="preserve">I feel 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>satisfied</w:t>
      </w:r>
      <w:r w:rsidRPr="002D3561">
        <w:rPr>
          <w:rFonts w:ascii="Times New Roman" w:hAnsi="Times New Roman" w:cs="Times New Roman"/>
          <w:color w:val="275317" w:themeColor="accent6" w:themeShade="80"/>
        </w:rPr>
        <w:t xml:space="preserve"> with my work.</w:t>
      </w:r>
    </w:p>
    <w:p w14:paraId="1B34343D" w14:textId="77777777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 xml:space="preserve">I am 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>happy</w:t>
      </w:r>
      <w:r w:rsidRPr="002D3561">
        <w:rPr>
          <w:rFonts w:ascii="Times New Roman" w:hAnsi="Times New Roman" w:cs="Times New Roman"/>
          <w:color w:val="275317" w:themeColor="accent6" w:themeShade="80"/>
        </w:rPr>
        <w:t xml:space="preserve"> with my work.</w:t>
      </w:r>
    </w:p>
    <w:p w14:paraId="3CC4D9D5" w14:textId="1A2076A3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 xml:space="preserve">I often 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>think of quitting</w:t>
      </w:r>
      <w:r w:rsidRPr="002D3561">
        <w:rPr>
          <w:rFonts w:ascii="Times New Roman" w:hAnsi="Times New Roman" w:cs="Times New Roman"/>
          <w:color w:val="275317" w:themeColor="accent6" w:themeShade="80"/>
        </w:rPr>
        <w:t xml:space="preserve"> my job at </w:t>
      </w:r>
      <w:r w:rsidRPr="002D3561">
        <w:rPr>
          <w:rFonts w:ascii="Times New Roman" w:hAnsi="Times New Roman" w:cs="Times New Roman"/>
          <w:color w:val="275317" w:themeColor="accent6" w:themeShade="80"/>
        </w:rPr>
        <w:t>here</w:t>
      </w:r>
      <w:r w:rsidRPr="002D3561">
        <w:rPr>
          <w:rFonts w:ascii="Times New Roman" w:hAnsi="Times New Roman" w:cs="Times New Roman"/>
          <w:color w:val="275317" w:themeColor="accent6" w:themeShade="80"/>
        </w:rPr>
        <w:t>.</w:t>
      </w:r>
    </w:p>
    <w:p w14:paraId="63CB5BBD" w14:textId="2CD92271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275317" w:themeColor="accent6" w:themeShade="80"/>
        </w:rPr>
      </w:pPr>
      <w:r w:rsidRPr="002D3561">
        <w:rPr>
          <w:rFonts w:ascii="Times New Roman" w:hAnsi="Times New Roman" w:cs="Times New Roman"/>
          <w:color w:val="275317" w:themeColor="accent6" w:themeShade="80"/>
        </w:rPr>
        <w:t xml:space="preserve">I think I 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 xml:space="preserve">will be working at 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>here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 xml:space="preserve"> 1 year from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 xml:space="preserve"> </w:t>
      </w:r>
      <w:r w:rsidRPr="002D3561">
        <w:rPr>
          <w:rFonts w:ascii="Times New Roman" w:hAnsi="Times New Roman" w:cs="Times New Roman"/>
          <w:b/>
          <w:bCs/>
          <w:color w:val="275317" w:themeColor="accent6" w:themeShade="80"/>
          <w:u w:val="single"/>
        </w:rPr>
        <w:t>now</w:t>
      </w:r>
      <w:r w:rsidRPr="002D3561">
        <w:rPr>
          <w:rFonts w:ascii="Times New Roman" w:hAnsi="Times New Roman" w:cs="Times New Roman"/>
          <w:color w:val="275317" w:themeColor="accent6" w:themeShade="80"/>
        </w:rPr>
        <w:t>. (Please select N/A if you are planning to retire in</w:t>
      </w:r>
      <w:r w:rsidRPr="002D3561">
        <w:rPr>
          <w:rFonts w:ascii="Times New Roman" w:hAnsi="Times New Roman" w:cs="Times New Roman"/>
          <w:color w:val="275317" w:themeColor="accent6" w:themeShade="80"/>
        </w:rPr>
        <w:t xml:space="preserve"> </w:t>
      </w:r>
      <w:r w:rsidRPr="002D3561">
        <w:rPr>
          <w:rFonts w:ascii="Times New Roman" w:hAnsi="Times New Roman" w:cs="Times New Roman"/>
          <w:color w:val="275317" w:themeColor="accent6" w:themeShade="80"/>
        </w:rPr>
        <w:t>this time)</w:t>
      </w:r>
    </w:p>
    <w:p w14:paraId="06A7AB76" w14:textId="77777777" w:rsidR="002D3561" w:rsidRPr="002D3561" w:rsidRDefault="002D3561" w:rsidP="002D3561">
      <w:pPr>
        <w:rPr>
          <w:rFonts w:ascii="Times New Roman" w:hAnsi="Times New Roman" w:cs="Times New Roman"/>
        </w:rPr>
      </w:pPr>
    </w:p>
    <w:p w14:paraId="508D2741" w14:textId="6F4F5CC0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 xml:space="preserve">I feel </w:t>
      </w:r>
      <w:r w:rsidRPr="002D3561">
        <w:rPr>
          <w:rFonts w:ascii="Times New Roman" w:hAnsi="Times New Roman" w:cs="Times New Roman"/>
          <w:b/>
          <w:bCs/>
          <w:u w:val="single"/>
        </w:rPr>
        <w:t>more confident</w:t>
      </w:r>
      <w:r w:rsidRPr="002D3561">
        <w:rPr>
          <w:rFonts w:ascii="Times New Roman" w:hAnsi="Times New Roman" w:cs="Times New Roman"/>
        </w:rPr>
        <w:t xml:space="preserve"> in my ability</w:t>
      </w:r>
      <w:ins w:id="8" w:author="Lynden Jensen" w:date="2024-11-01T11:42:00Z">
        <w:r w:rsidRPr="002D3561">
          <w:rPr>
            <w:rFonts w:ascii="Times New Roman" w:hAnsi="Times New Roman" w:cs="Times New Roman"/>
          </w:rPr>
          <w:t xml:space="preserve"> to manage and lead high achieving teams after completing this learning path.</w:t>
        </w:r>
      </w:ins>
      <w:del w:id="9" w:author="Lynden Jensen" w:date="2024-11-01T11:42:00Z">
        <w:r w:rsidRPr="002D3561" w:rsidDel="002D3561">
          <w:rPr>
            <w:rFonts w:ascii="Times New Roman" w:hAnsi="Times New Roman" w:cs="Times New Roman"/>
          </w:rPr>
          <w:delText xml:space="preserve"> to communicate,</w:delText>
        </w:r>
        <w:r w:rsidRPr="002D3561" w:rsidDel="002D3561">
          <w:rPr>
            <w:rFonts w:ascii="Times New Roman" w:hAnsi="Times New Roman" w:cs="Times New Roman"/>
          </w:rPr>
          <w:delText xml:space="preserve"> </w:delText>
        </w:r>
        <w:r w:rsidRPr="002D3561" w:rsidDel="002D3561">
          <w:rPr>
            <w:rFonts w:ascii="Times New Roman" w:hAnsi="Times New Roman" w:cs="Times New Roman"/>
          </w:rPr>
          <w:delText>resolve conflict, and negotiate after completing this</w:delText>
        </w:r>
        <w:r w:rsidRPr="002D3561" w:rsidDel="002D3561">
          <w:rPr>
            <w:rFonts w:ascii="Times New Roman" w:hAnsi="Times New Roman" w:cs="Times New Roman"/>
          </w:rPr>
          <w:delText xml:space="preserve"> </w:delText>
        </w:r>
        <w:r w:rsidRPr="002D3561" w:rsidDel="002D3561">
          <w:rPr>
            <w:rFonts w:ascii="Times New Roman" w:hAnsi="Times New Roman" w:cs="Times New Roman"/>
          </w:rPr>
          <w:delText>learning path.</w:delText>
        </w:r>
      </w:del>
    </w:p>
    <w:p w14:paraId="5AB4C9CD" w14:textId="4AE65BE9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 xml:space="preserve">I feel </w:t>
      </w:r>
      <w:r w:rsidRPr="002D3561">
        <w:rPr>
          <w:rFonts w:ascii="Times New Roman" w:hAnsi="Times New Roman" w:cs="Times New Roman"/>
          <w:b/>
          <w:bCs/>
          <w:u w:val="single"/>
        </w:rPr>
        <w:t>more confident</w:t>
      </w:r>
      <w:r w:rsidRPr="002D3561">
        <w:rPr>
          <w:rFonts w:ascii="Times New Roman" w:hAnsi="Times New Roman" w:cs="Times New Roman"/>
        </w:rPr>
        <w:t xml:space="preserve"> as a leader after completing this</w:t>
      </w:r>
      <w:r w:rsidRPr="002D3561">
        <w:rPr>
          <w:rFonts w:ascii="Times New Roman" w:hAnsi="Times New Roman" w:cs="Times New Roman"/>
        </w:rPr>
        <w:t xml:space="preserve"> </w:t>
      </w:r>
      <w:r w:rsidRPr="002D3561">
        <w:rPr>
          <w:rFonts w:ascii="Times New Roman" w:hAnsi="Times New Roman" w:cs="Times New Roman"/>
        </w:rPr>
        <w:t>learning path.</w:t>
      </w:r>
    </w:p>
    <w:p w14:paraId="64AEB090" w14:textId="77777777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 xml:space="preserve">The learning </w:t>
      </w:r>
      <w:r w:rsidRPr="002D3561">
        <w:rPr>
          <w:rFonts w:ascii="Times New Roman" w:hAnsi="Times New Roman" w:cs="Times New Roman"/>
          <w:b/>
          <w:bCs/>
          <w:u w:val="single"/>
        </w:rPr>
        <w:t>content was valuable</w:t>
      </w:r>
      <w:r w:rsidRPr="002D3561">
        <w:rPr>
          <w:rFonts w:ascii="Times New Roman" w:hAnsi="Times New Roman" w:cs="Times New Roman"/>
        </w:rPr>
        <w:t>.</w:t>
      </w:r>
    </w:p>
    <w:p w14:paraId="7E0EB233" w14:textId="1CB85E27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 xml:space="preserve">The </w:t>
      </w:r>
      <w:r w:rsidRPr="002D3561">
        <w:rPr>
          <w:rFonts w:ascii="Times New Roman" w:hAnsi="Times New Roman" w:cs="Times New Roman"/>
          <w:b/>
          <w:bCs/>
          <w:u w:val="single"/>
        </w:rPr>
        <w:t>facilitated sessions were valuable</w:t>
      </w:r>
      <w:r w:rsidRPr="002D3561">
        <w:rPr>
          <w:rFonts w:ascii="Times New Roman" w:hAnsi="Times New Roman" w:cs="Times New Roman"/>
        </w:rPr>
        <w:t>.</w:t>
      </w:r>
    </w:p>
    <w:p w14:paraId="02324480" w14:textId="3EB1DA1D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 xml:space="preserve">What is one thing you would change to </w:t>
      </w:r>
      <w:r w:rsidRPr="002D3561">
        <w:rPr>
          <w:rFonts w:ascii="Times New Roman" w:hAnsi="Times New Roman" w:cs="Times New Roman"/>
          <w:b/>
          <w:bCs/>
          <w:u w:val="single"/>
        </w:rPr>
        <w:t>make Monark training even better</w:t>
      </w:r>
      <w:r w:rsidRPr="002D3561">
        <w:rPr>
          <w:rFonts w:ascii="Times New Roman" w:hAnsi="Times New Roman" w:cs="Times New Roman"/>
        </w:rPr>
        <w:t>?</w:t>
      </w:r>
    </w:p>
    <w:p w14:paraId="2B0EEC0A" w14:textId="10D9FBAF" w:rsidR="002D3561" w:rsidRDefault="002D3561" w:rsidP="002D3561">
      <w:pPr>
        <w:pStyle w:val="ListParagraph"/>
        <w:numPr>
          <w:ilvl w:val="0"/>
          <w:numId w:val="2"/>
        </w:numPr>
        <w:rPr>
          <w:ins w:id="10" w:author="Lynden Jensen" w:date="2024-11-01T10:58:00Z"/>
          <w:rFonts w:ascii="Times New Roman" w:hAnsi="Times New Roman" w:cs="Times New Roman"/>
        </w:rPr>
      </w:pPr>
      <w:r w:rsidRPr="002D3561">
        <w:rPr>
          <w:rFonts w:ascii="Times New Roman" w:hAnsi="Times New Roman" w:cs="Times New Roman"/>
        </w:rPr>
        <w:t xml:space="preserve">Do you have any </w:t>
      </w:r>
      <w:r w:rsidRPr="002D3561">
        <w:rPr>
          <w:rFonts w:ascii="Times New Roman" w:hAnsi="Times New Roman" w:cs="Times New Roman"/>
          <w:b/>
          <w:bCs/>
          <w:u w:val="single"/>
        </w:rPr>
        <w:t>additional comments</w:t>
      </w:r>
      <w:r w:rsidRPr="002D3561">
        <w:rPr>
          <w:rFonts w:ascii="Times New Roman" w:hAnsi="Times New Roman" w:cs="Times New Roman"/>
        </w:rPr>
        <w:t xml:space="preserve"> on the overall Monark program (app, content,</w:t>
      </w:r>
      <w:r w:rsidRPr="002D3561">
        <w:rPr>
          <w:rFonts w:ascii="Times New Roman" w:hAnsi="Times New Roman" w:cs="Times New Roman"/>
        </w:rPr>
        <w:t xml:space="preserve"> </w:t>
      </w:r>
      <w:r w:rsidRPr="002D3561">
        <w:rPr>
          <w:rFonts w:ascii="Times New Roman" w:hAnsi="Times New Roman" w:cs="Times New Roman"/>
        </w:rPr>
        <w:t>sessions, activities, etc.)? Please be as specific as possible.</w:t>
      </w:r>
    </w:p>
    <w:p w14:paraId="542F5CF1" w14:textId="77777777" w:rsidR="002D3561" w:rsidRPr="002D3561" w:rsidRDefault="002D3561" w:rsidP="002D3561">
      <w:pPr>
        <w:pStyle w:val="ListParagraph"/>
        <w:numPr>
          <w:ilvl w:val="0"/>
          <w:numId w:val="2"/>
        </w:numPr>
        <w:rPr>
          <w:ins w:id="11" w:author="Lynden Jensen" w:date="2024-11-01T10:58:00Z"/>
          <w:rFonts w:ascii="Times New Roman" w:hAnsi="Times New Roman" w:cs="Times New Roman"/>
        </w:rPr>
      </w:pPr>
      <w:ins w:id="12" w:author="Lynden Jensen" w:date="2024-11-01T10:58:00Z">
        <w:r w:rsidRPr="002D3561">
          <w:rPr>
            <w:rFonts w:ascii="Times New Roman" w:hAnsi="Times New Roman" w:cs="Times New Roman"/>
          </w:rPr>
          <w:t xml:space="preserve">I feel </w:t>
        </w:r>
        <w:r w:rsidRPr="002D3561">
          <w:rPr>
            <w:rFonts w:ascii="Times New Roman" w:hAnsi="Times New Roman" w:cs="Times New Roman"/>
            <w:b/>
            <w:bCs/>
            <w:u w:val="single"/>
          </w:rPr>
          <w:t>confident</w:t>
        </w:r>
        <w:r w:rsidRPr="002D3561">
          <w:rPr>
            <w:rFonts w:ascii="Times New Roman" w:hAnsi="Times New Roman" w:cs="Times New Roman"/>
          </w:rPr>
          <w:t xml:space="preserve"> in my current leadership skills and/or abilities.</w:t>
        </w:r>
      </w:ins>
    </w:p>
    <w:p w14:paraId="35F7C7A6" w14:textId="62606B98" w:rsidR="002D3561" w:rsidRDefault="002D3561" w:rsidP="002D3561">
      <w:pPr>
        <w:pStyle w:val="ListParagraph"/>
        <w:numPr>
          <w:ilvl w:val="0"/>
          <w:numId w:val="2"/>
        </w:numPr>
        <w:rPr>
          <w:ins w:id="13" w:author="Lynden Jensen" w:date="2024-11-01T10:58:00Z"/>
          <w:rFonts w:ascii="Times New Roman" w:hAnsi="Times New Roman" w:cs="Times New Roman"/>
        </w:rPr>
      </w:pPr>
      <w:ins w:id="14" w:author="Lynden Jensen" w:date="2024-11-01T10:58:00Z">
        <w:r w:rsidRPr="002D3561">
          <w:rPr>
            <w:rFonts w:ascii="Times New Roman" w:hAnsi="Times New Roman" w:cs="Times New Roman"/>
          </w:rPr>
          <w:t xml:space="preserve">I </w:t>
        </w:r>
        <w:r w:rsidRPr="002D3561">
          <w:rPr>
            <w:rFonts w:ascii="Times New Roman" w:hAnsi="Times New Roman" w:cs="Times New Roman"/>
            <w:b/>
            <w:bCs/>
            <w:u w:val="single"/>
          </w:rPr>
          <w:t>have the right skills</w:t>
        </w:r>
        <w:r w:rsidRPr="002D3561">
          <w:rPr>
            <w:rFonts w:ascii="Times New Roman" w:hAnsi="Times New Roman" w:cs="Times New Roman"/>
          </w:rPr>
          <w:t xml:space="preserve"> and/or abilities to successfully support my team (as their leader).</w:t>
        </w:r>
      </w:ins>
    </w:p>
    <w:p w14:paraId="02135FC3" w14:textId="77777777" w:rsidR="002D3561" w:rsidRPr="002D3561" w:rsidRDefault="002D3561" w:rsidP="002D3561">
      <w:pPr>
        <w:pStyle w:val="ListParagraph"/>
        <w:numPr>
          <w:ilvl w:val="0"/>
          <w:numId w:val="2"/>
        </w:numPr>
        <w:rPr>
          <w:ins w:id="15" w:author="Lynden Jensen" w:date="2024-11-01T10:58:00Z"/>
          <w:rFonts w:ascii="Times New Roman" w:hAnsi="Times New Roman" w:cs="Times New Roman"/>
        </w:rPr>
      </w:pPr>
      <w:ins w:id="16" w:author="Lynden Jensen" w:date="2024-11-01T10:58:00Z">
        <w:r w:rsidRPr="002D3561">
          <w:rPr>
            <w:rFonts w:ascii="Times New Roman" w:hAnsi="Times New Roman" w:cs="Times New Roman"/>
          </w:rPr>
          <w:t>I dread going to work.</w:t>
        </w:r>
      </w:ins>
    </w:p>
    <w:p w14:paraId="11E78A68" w14:textId="77777777" w:rsidR="002D3561" w:rsidRPr="002D3561" w:rsidRDefault="002D3561" w:rsidP="002D3561">
      <w:pPr>
        <w:pStyle w:val="ListParagraph"/>
        <w:numPr>
          <w:ilvl w:val="0"/>
          <w:numId w:val="2"/>
        </w:numPr>
        <w:rPr>
          <w:ins w:id="17" w:author="Lynden Jensen" w:date="2024-11-01T10:58:00Z"/>
          <w:rFonts w:ascii="Times New Roman" w:hAnsi="Times New Roman" w:cs="Times New Roman"/>
        </w:rPr>
      </w:pPr>
      <w:ins w:id="18" w:author="Lynden Jensen" w:date="2024-11-01T10:58:00Z">
        <w:r w:rsidRPr="002D3561">
          <w:rPr>
            <w:rFonts w:ascii="Times New Roman" w:hAnsi="Times New Roman" w:cs="Times New Roman"/>
          </w:rPr>
          <w:t>I feel perpetually pessimistic about my work.</w:t>
        </w:r>
      </w:ins>
    </w:p>
    <w:p w14:paraId="0E522ACB" w14:textId="77777777" w:rsidR="002D3561" w:rsidRPr="002D3561" w:rsidRDefault="002D3561" w:rsidP="002D3561">
      <w:pPr>
        <w:pStyle w:val="ListParagraph"/>
        <w:numPr>
          <w:ilvl w:val="0"/>
          <w:numId w:val="2"/>
        </w:numPr>
        <w:rPr>
          <w:ins w:id="19" w:author="Lynden Jensen" w:date="2024-11-01T10:58:00Z"/>
          <w:rFonts w:ascii="Times New Roman" w:hAnsi="Times New Roman" w:cs="Times New Roman"/>
        </w:rPr>
      </w:pPr>
      <w:ins w:id="20" w:author="Lynden Jensen" w:date="2024-11-01T10:58:00Z">
        <w:r w:rsidRPr="002D3561">
          <w:rPr>
            <w:rFonts w:ascii="Times New Roman" w:hAnsi="Times New Roman" w:cs="Times New Roman"/>
          </w:rPr>
          <w:t>I feel detached from my work.</w:t>
        </w:r>
      </w:ins>
    </w:p>
    <w:p w14:paraId="28338277" w14:textId="4AD4FAD6" w:rsidR="002D3561" w:rsidRPr="002D3561" w:rsidRDefault="002D3561" w:rsidP="002D3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rPrChange w:id="21" w:author="Lynden Jensen" w:date="2024-11-01T10:59:00Z">
            <w:rPr/>
          </w:rPrChange>
        </w:rPr>
      </w:pPr>
      <w:ins w:id="22" w:author="Lynden Jensen" w:date="2024-11-01T10:59:00Z">
        <w:r w:rsidRPr="002D3561">
          <w:rPr>
            <w:rFonts w:ascii="Times New Roman" w:hAnsi="Times New Roman" w:cs="Times New Roman"/>
          </w:rPr>
          <w:t xml:space="preserve">I feel that </w:t>
        </w:r>
        <w:r w:rsidRPr="002D3561">
          <w:rPr>
            <w:rFonts w:ascii="Times New Roman" w:hAnsi="Times New Roman" w:cs="Times New Roman"/>
            <w:b/>
            <w:bCs/>
            <w:u w:val="single"/>
          </w:rPr>
          <w:t>I have had access to sufficient leadership training</w:t>
        </w:r>
        <w:r w:rsidRPr="002D3561">
          <w:rPr>
            <w:rFonts w:ascii="Times New Roman" w:hAnsi="Times New Roman" w:cs="Times New Roman"/>
          </w:rPr>
          <w:t>.</w:t>
        </w:r>
      </w:ins>
    </w:p>
    <w:p w14:paraId="02AA0673" w14:textId="77777777" w:rsidR="002D3561" w:rsidRPr="002D3561" w:rsidRDefault="002D3561" w:rsidP="002D3561">
      <w:pPr>
        <w:rPr>
          <w:rFonts w:ascii="Times New Roman" w:hAnsi="Times New Roman" w:cs="Times New Roman"/>
        </w:rPr>
      </w:pPr>
    </w:p>
    <w:p w14:paraId="24A7248A" w14:textId="5949961E" w:rsidR="002D3561" w:rsidRDefault="002D3561" w:rsidP="002D3561">
      <w:pPr>
        <w:rPr>
          <w:ins w:id="23" w:author="Lynden Jensen" w:date="2024-11-01T11:55:00Z"/>
          <w:rFonts w:ascii="Times New Roman" w:hAnsi="Times New Roman" w:cs="Times New Roman"/>
        </w:rPr>
      </w:pPr>
      <w:ins w:id="24" w:author="Lynden Jensen" w:date="2024-11-01T11:55:00Z">
        <w:r>
          <w:rPr>
            <w:rFonts w:ascii="Times New Roman" w:hAnsi="Times New Roman" w:cs="Times New Roman"/>
          </w:rPr>
          <w:t>Prolific</w:t>
        </w:r>
      </w:ins>
    </w:p>
    <w:p w14:paraId="3C56E729" w14:textId="1C9565B3" w:rsidR="002D3561" w:rsidRDefault="002D3561" w:rsidP="002D3561">
      <w:pPr>
        <w:pStyle w:val="ListParagraph"/>
        <w:numPr>
          <w:ilvl w:val="0"/>
          <w:numId w:val="4"/>
        </w:numPr>
        <w:rPr>
          <w:ins w:id="25" w:author="Lynden Jensen" w:date="2024-11-01T11:55:00Z"/>
          <w:rFonts w:ascii="Times New Roman" w:hAnsi="Times New Roman" w:cs="Times New Roman"/>
        </w:rPr>
      </w:pPr>
      <w:ins w:id="26" w:author="Lynden Jensen" w:date="2024-11-01T11:55:00Z">
        <w:r>
          <w:rPr>
            <w:rFonts w:ascii="Times New Roman" w:hAnsi="Times New Roman" w:cs="Times New Roman"/>
          </w:rPr>
          <w:t>Have you ever done leadership development programs?</w:t>
        </w:r>
      </w:ins>
    </w:p>
    <w:p w14:paraId="2D36A404" w14:textId="64649F7F" w:rsidR="002D3561" w:rsidRPr="002D3561" w:rsidRDefault="002D3561" w:rsidP="002D356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rPrChange w:id="27" w:author="Lynden Jensen" w:date="2024-11-01T11:55:00Z">
            <w:rPr/>
          </w:rPrChange>
        </w:rPr>
        <w:pPrChange w:id="28" w:author="Lynden Jensen" w:date="2024-11-01T11:55:00Z">
          <w:pPr/>
        </w:pPrChange>
      </w:pPr>
      <w:ins w:id="29" w:author="Lynden Jensen" w:date="2024-11-01T12:01:00Z">
        <w:r>
          <w:rPr>
            <w:rFonts w:ascii="Times New Roman" w:hAnsi="Times New Roman" w:cs="Times New Roman"/>
          </w:rPr>
          <w:t>Small personality measure</w:t>
        </w:r>
      </w:ins>
    </w:p>
    <w:sectPr w:rsidR="002D3561" w:rsidRPr="002D3561" w:rsidSect="002902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25BE"/>
    <w:multiLevelType w:val="hybridMultilevel"/>
    <w:tmpl w:val="902C686A"/>
    <w:lvl w:ilvl="0" w:tplc="23CE2062">
      <w:start w:val="2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76C44"/>
    <w:multiLevelType w:val="hybridMultilevel"/>
    <w:tmpl w:val="63344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5A6F2A"/>
    <w:multiLevelType w:val="hybridMultilevel"/>
    <w:tmpl w:val="F4924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EA57B0"/>
    <w:multiLevelType w:val="hybridMultilevel"/>
    <w:tmpl w:val="A39AE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160691">
    <w:abstractNumId w:val="2"/>
  </w:num>
  <w:num w:numId="2" w16cid:durableId="418676726">
    <w:abstractNumId w:val="3"/>
  </w:num>
  <w:num w:numId="3" w16cid:durableId="46877181">
    <w:abstractNumId w:val="1"/>
  </w:num>
  <w:num w:numId="4" w16cid:durableId="192846488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ynden Jensen">
    <w15:presenceInfo w15:providerId="AD" w15:userId="S::lynden.jensen@ucalgary.ca::2a77fe24-944b-4240-8ee1-687bbaf6df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0"/>
  <w:doNotDisplayPageBoundaries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61"/>
    <w:rsid w:val="00247918"/>
    <w:rsid w:val="0029020B"/>
    <w:rsid w:val="002D3561"/>
    <w:rsid w:val="00305E5F"/>
    <w:rsid w:val="00401C9D"/>
    <w:rsid w:val="005A34E8"/>
    <w:rsid w:val="00B5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DC65C"/>
  <w15:chartTrackingRefBased/>
  <w15:docId w15:val="{1E81E6EE-D36F-E141-9766-0CE387592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5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5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5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5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5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5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56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D3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Lynden Jensen</dc:creator>
  <cp:keywords/>
  <dc:description/>
  <cp:lastModifiedBy>Lynden Jensen</cp:lastModifiedBy>
  <cp:revision>1</cp:revision>
  <dcterms:created xsi:type="dcterms:W3CDTF">2024-10-31T15:28:00Z</dcterms:created>
  <dcterms:modified xsi:type="dcterms:W3CDTF">2024-11-12T23:03:00Z</dcterms:modified>
</cp:coreProperties>
</file>